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Body paragraph before the table. </w:t>
      </w:r>
      <w:del w:id="103" w:author="Reviewer" w:date="2026-08-02T00:00:00Z">
        <w:r>
          <w:delText xml:space="preserve">This body deletion goes to the margin correctly.</w:delText>
        </w:r>
      </w:del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</w:tcPr>
          <w:p>
            <w:r>
              <w:t xml:space="preserve">No.</w:t>
            </w:r>
          </w:p>
        </w:tc>
        <w:tc>
          <w:tcPr>
            <w:tcW w:w="3600" w:type="dxa"/>
          </w:tcPr>
          <w:p>
            <w:r>
              <w:t xml:space="preserve">Company</w:t>
            </w:r>
          </w:p>
        </w:tc>
        <w:tc>
          <w:tcPr>
            <w:tcW w:w="4200" w:type="dxa"/>
          </w:tcPr>
          <w:p>
            <w:r>
              <w:t xml:space="preserve">Penalty document</w:t>
            </w:r>
          </w:p>
        </w:tc>
      </w:tr>
      <w:tr>
        <w:tc>
          <w:tcPr>
            <w:tcW w:w="1200" w:type="dxa"/>
          </w:tcPr>
          <w:p>
            <w:r>
              <w:t xml:space="preserve">1</w:t>
            </w:r>
          </w:p>
        </w:tc>
        <w:tc>
          <w:tcPr>
            <w:tcW w:w="3600" w:type="dxa"/>
          </w:tcPr>
          <w:p>
            <w:r>
              <w:t xml:space="preserve">Example Holdings Ltd</w:t>
            </w:r>
          </w:p>
        </w:tc>
        <w:tc>
          <w:tcPr>
            <w:tcW w:w="4200" w:type="dxa"/>
          </w:tcPr>
          <w:p>
            <w:r>
              <w:t xml:space="preserve">Decision No. </w:t>
            </w:r>
            <w:del w:id="101" w:author="Reviewer" w:date="2026-08-02T00:00:00Z">
              <w:r>
                <w:delText xml:space="preserve">[2024] 41</w:delText>
              </w:r>
            </w:del>
            <w:ins w:id="102" w:author="Reviewer" w:date="2026-08-02T00:00:00Z">
              <w:r>
                <w:t xml:space="preserve">[2025] 57</w:t>
              </w:r>
            </w:ins>
          </w:p>
        </w:tc>
      </w:tr>
    </w:tbl>
    <w:p/>
    <w:sectPr>
      <w:pgSz w:w="11906" w:h="16838"/>
      <w:pgMar w:top="1134" w:right="1134" w:bottom="1134" w:left="2268" w:header="0" w:footer="0" w:gutter="0"/>
    </w:sectPr>
  </w:body>
</w:document>
</file>