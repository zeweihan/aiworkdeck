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【合成夹具 C2 · 带修订】禁止真实客户数据。用途：#1075 accept/reject 回归。</w:t>
      </w:r>
    </w:p>
    <w:p>
      <w:r>
        <w:t xml:space="preserve">稳定锚点（勿删）：管辖法院为上海市徐汇区人民法院。</w:t>
      </w:r>
    </w:p>
    <w:p>
      <w:r>
        <w:t>违约金条款：一方违约的，应向守约方支付合同总额</w:t>
      </w:r>
      <w:del w:author="Synthetic Editor" w:date="2026-10-01T00:00:00Z">
        <w:r>
          <w:delText>百分之十</w:delText>
        </w:r>
      </w:del>
      <w:ins w:author="Synthetic Editor" w:date="2026-10-01T00:00:00Z">
        <w:r>
          <w:t>百分之二十</w:t>
        </w:r>
      </w:ins>
      <w:r>
        <w:t>的违约金。</w:t>
      </w:r>
    </w:p>
    <w:p>
      <w:ins w:author="Synthetic Editor" w:date="2026-10-02T00:00:00Z">
        <w:r>
          <w:t>新增：争议解决前双方应先行友好协商不少于十五个工作日。</w:t>
        </w:r>
      </w:ins>
    </w:p>
    <w:p>
      <w:r>
        <w:t xml:space="preserve">手测：接受一处插入或删除修订，拒绝另一处，存盘重开后修订状态可解释。</w:t>
      </w:r>
    </w:p>
    <w:sectPr>
      <w:pgSz w:w="11906" w:h="16838"/>
      <w:pgMar w:top="1440" w:right="1440" w:bottom="1440" w:left="1440"/>
    </w:sectPr>
  </w:body>
</w:document>
</file>