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松岚股份受让项目法律意见书（草稿）</w:t>
      </w:r>
    </w:p>
    <w:p>
      <w:pPr>
        <w:pStyle w:val="Normal"/>
        <w:bidi w:val="0"/>
        <w:jc w:val="start"/>
        <w:rPr/>
      </w:pPr>
      <w:r>
        <w:rPr/>
        <w:t>致青岚科技有限公司：本意见就贵公司拟实施的松岚股份受让交易，根据项目文件作出分析。</w:t>
      </w:r>
    </w:p>
    <w:p>
      <w:pPr>
        <w:pStyle w:val="Normal"/>
        <w:bidi w:val="0"/>
        <w:jc w:val="start"/>
        <w:rPr/>
      </w:pPr>
      <w:r>
        <w:rPr/>
        <w:t>一、交易主体与标的。远汀咨询有限公司为出让方，青岚科技有限公司为受让方，交易标的为远汀持有的松岚技术股份有限公司</w:t>
      </w:r>
      <w:r>
        <w:rPr/>
        <w:t>30</w:t>
      </w:r>
      <w:r>
        <w:rPr/>
        <w:t>万股股份，占松岚公司总股本的</w:t>
      </w:r>
      <w:r>
        <w:rPr/>
        <w:t>30%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二、交易安排。股份转让价款为人民币</w:t>
      </w:r>
      <w:bookmarkStart w:id="0" w:name="__ai_anchor_5"/>
      <w:bookmarkStart w:id="1" w:name="__ai_anchor_1"/>
      <w:r>
        <w:rPr/>
        <w:t>1</w:t>
      </w:r>
      <w:del w:id="0" w:author="AI WorkDeck" w:date="2026-09-30T19:26:27Z">
        <w:r>
          <w:rPr/>
          <w:delText>26</w:delText>
        </w:r>
      </w:del>
      <w:ins w:id="1" w:author="AI WorkDeck" w:date="2026-09-30T19:26:27Z">
        <w:r>
          <w:rPr/>
          <w:t>68</w:t>
        </w:r>
      </w:ins>
      <w:r>
        <w:rPr/>
        <w:t>万元</w:t>
      </w:r>
      <w:bookmarkEnd w:id="0"/>
      <w:bookmarkEnd w:id="1"/>
      <w:r>
        <w:rPr/>
      </w:r>
      <w:del w:id="2" w:author="韩泽伟" w:date="2026-09-30T19:27:06Z">
        <w:r/>
        <w:r>
          <w:rPr/>
        </w:r>
      </w:del>
      <w:del w:id="3" w:author="韩泽伟" w:date="2026-09-30T19:27:06Z">
        <w:r>
          <w:rPr/>
        </w:r>
      </w:del>
      <w:del w:id="4" w:author="韩泽伟" w:date="2026-09-30T19:27:06Z">
        <w:r>
          <w:rPr/>
        </w:r>
      </w:del>
      <w:r>
        <w:rPr/>
        <w:t>，双方约定于</w:t>
      </w:r>
      <w:r>
        <w:rPr/>
        <w:t>2026</w:t>
      </w:r>
      <w:r>
        <w:rPr/>
        <w:t>年</w:t>
      </w:r>
      <w:r>
        <w:rPr/>
        <w:t>1</w:t>
      </w:r>
      <w:del w:id="5" w:author="AI WorkDeck" w:date="2026-09-30T19:26:29Z">
        <w:r>
          <w:rPr/>
          <w:delText>0</w:delText>
        </w:r>
      </w:del>
      <w:del w:id="6" w:author="AI WorkDeck" w:date="2026-09-30T19:26:29Z">
        <w:r>
          <w:rPr/>
          <w:delText>月</w:delText>
        </w:r>
      </w:del>
      <w:del w:id="7" w:author="AI WorkDeck" w:date="2026-09-30T19:26:29Z">
        <w:r>
          <w:rPr/>
          <w:delText>15</w:delText>
        </w:r>
      </w:del>
      <w:ins w:id="8" w:author="AI WorkDeck" w:date="2026-09-30T19:26:29Z">
        <w:r>
          <w:rPr/>
          <w:t>1</w:t>
        </w:r>
      </w:ins>
      <w:ins w:id="9" w:author="AI WorkDeck" w:date="2026-09-30T19:26:29Z">
        <w:r>
          <w:rPr/>
          <w:t>月</w:t>
        </w:r>
      </w:ins>
      <w:ins w:id="10" w:author="AI WorkDeck" w:date="2026-09-30T19:26:29Z">
        <w:r>
          <w:rPr/>
          <w:t>6</w:t>
        </w:r>
      </w:ins>
      <w:r>
        <w:rPr/>
        <w:t>日办理交割。</w:t>
      </w:r>
    </w:p>
    <w:p>
      <w:pPr>
        <w:pStyle w:val="Normal"/>
        <w:bidi w:val="0"/>
        <w:jc w:val="start"/>
        <w:rPr/>
      </w:pPr>
      <w:r>
        <w:rPr/>
        <w:t>三、付款情况。截至</w:t>
      </w:r>
      <w:r>
        <w:rPr/>
        <w:t>2026</w:t>
      </w:r>
      <w:r>
        <w:rPr/>
        <w:t>年</w:t>
      </w:r>
      <w:r>
        <w:rPr/>
        <w:t>9</w:t>
      </w:r>
      <w:r>
        <w:rPr/>
        <w:t>月</w:t>
      </w:r>
      <w:r>
        <w:rPr/>
        <w:t>29</w:t>
      </w:r>
      <w:r>
        <w:rPr/>
        <w:t>日，青岚已支付</w:t>
      </w:r>
      <w:r>
        <w:rPr/>
        <w:t>56</w:t>
      </w:r>
      <w:r>
        <w:rPr/>
        <w:t>万元，</w:t>
      </w:r>
      <w:bookmarkStart w:id="2" w:name="__ai_anchor_6"/>
      <w:bookmarkStart w:id="3" w:name="__ai_anchor_2"/>
      <w:r>
        <w:rPr/>
        <w:t>剩余转让价款为</w:t>
      </w:r>
      <w:del w:id="11" w:author="AI WorkDeck" w:date="2026-09-30T19:26:27Z">
        <w:r>
          <w:rPr/>
          <w:delText>70</w:delText>
        </w:r>
      </w:del>
      <w:ins w:id="12" w:author="AI WorkDeck" w:date="2026-09-30T19:26:27Z">
        <w:r>
          <w:rPr/>
          <w:t>112</w:t>
        </w:r>
      </w:ins>
      <w:r>
        <w:rPr/>
        <w:t>万元</w:t>
      </w:r>
      <w:bookmarkEnd w:id="2"/>
      <w:bookmarkEnd w:id="3"/>
      <w:r>
        <w:rPr/>
        <w:t>。</w:t>
      </w:r>
    </w:p>
    <w:p>
      <w:pPr>
        <w:pStyle w:val="Normal"/>
        <w:bidi w:val="0"/>
        <w:jc w:val="start"/>
        <w:rPr/>
      </w:pPr>
      <w:r>
        <w:rPr/>
        <w:t>四、内部决策。青岚股东会已于</w:t>
      </w:r>
      <w:r>
        <w:rPr/>
        <w:t>2026</w:t>
      </w:r>
      <w:r>
        <w:rPr/>
        <w:t>年</w:t>
      </w:r>
      <w:r>
        <w:rPr/>
        <w:t>9</w:t>
      </w:r>
      <w:r>
        <w:rPr/>
        <w:t>月</w:t>
      </w:r>
      <w:r>
        <w:rPr/>
        <w:t>25</w:t>
      </w:r>
      <w:r>
        <w:rPr/>
        <w:t>日批准本次收购。</w:t>
      </w:r>
    </w:p>
    <w:p>
      <w:pPr>
        <w:pStyle w:val="Normal"/>
        <w:bidi w:val="0"/>
        <w:jc w:val="start"/>
        <w:rPr/>
      </w:pPr>
      <w:r>
        <w:rPr/>
        <w:t>五、银行事项。</w:t>
      </w:r>
      <w:ins w:id="13" w:author="AI WorkDeck" w:date="2026-09-30T19:26:28Z">
        <w:bookmarkStart w:id="4" w:name="__ai_anchor_7"/>
        <w:r>
          <w:rPr/>
          <w:t>根据</w:t>
        </w:r>
      </w:ins>
      <w:ins w:id="14" w:author="AI WorkDeck" w:date="2026-09-30T19:26:28Z">
        <w:r>
          <w:rPr/>
          <w:t>2026</w:t>
        </w:r>
      </w:ins>
      <w:ins w:id="15" w:author="AI WorkDeck" w:date="2026-09-30T19:26:28Z">
        <w:r>
          <w:rPr/>
          <w:t>年</w:t>
        </w:r>
      </w:ins>
      <w:ins w:id="16" w:author="AI WorkDeck" w:date="2026-09-30T19:26:28Z">
        <w:r>
          <w:rPr/>
          <w:t>9</w:t>
        </w:r>
      </w:ins>
      <w:ins w:id="17" w:author="AI WorkDeck" w:date="2026-09-30T19:26:28Z">
        <w:r>
          <w:rPr/>
          <w:t>月</w:t>
        </w:r>
      </w:ins>
      <w:ins w:id="18" w:author="AI WorkDeck" w:date="2026-09-30T19:26:28Z">
        <w:r>
          <w:rPr/>
          <w:t>28</w:t>
        </w:r>
      </w:ins>
      <w:ins w:id="19" w:author="AI WorkDeck" w:date="2026-09-30T19:26:28Z">
        <w:r>
          <w:rPr/>
          <w:t>日补充协议二</w:t>
        </w:r>
      </w:ins>
      <w:ins w:id="20" w:author="AI WorkDeck" w:date="2026-09-30T19:26:28Z">
        <w:bookmarkEnd w:id="4"/>
        <w:r>
          <w:rPr/>
          <w:t>，</w:t>
        </w:r>
      </w:ins>
      <w:bookmarkStart w:id="5" w:name="__ai_anchor_3"/>
      <w:r>
        <w:rPr/>
        <w:t>本次交易</w:t>
      </w:r>
      <w:del w:id="21" w:author="AI WorkDeck" w:date="2026-09-30T19:26:28Z">
        <w:r>
          <w:rPr/>
          <w:delText>须</w:delText>
        </w:r>
      </w:del>
      <w:ins w:id="22" w:author="AI WorkDeck" w:date="2026-09-30T19:26:28Z">
        <w:r>
          <w:rPr/>
          <w:t>的银行事项为青岚</w:t>
        </w:r>
      </w:ins>
      <w:r>
        <w:rPr/>
        <w:t>在交割前</w:t>
      </w:r>
      <w:del w:id="23" w:author="AI WorkDeck" w:date="2026-09-30T19:26:27Z">
        <w:r>
          <w:rPr/>
          <w:delText>取得</w:delText>
        </w:r>
      </w:del>
      <w:ins w:id="24" w:author="AI WorkDeck" w:date="2026-09-30T19:26:28Z">
        <w:r>
          <w:rPr/>
          <w:t>向</w:t>
        </w:r>
      </w:ins>
      <w:r>
        <w:rPr/>
        <w:t>澄屿</w:t>
      </w:r>
      <w:ins w:id="25" w:author="AI WorkDeck" w:date="2026-09-30T19:26:27Z">
        <w:r>
          <w:rPr/>
          <w:t>银行送达股份转让通知，无须取得</w:t>
        </w:r>
      </w:ins>
      <w:r>
        <w:rPr/>
        <w:t>银行书面同意</w:t>
      </w:r>
      <w:del w:id="26" w:author="AI WorkDeck" w:date="2026-09-30T19:26:29Z">
        <w:bookmarkEnd w:id="5"/>
        <w:r>
          <w:rPr/>
          <w:delText>，目前</w:delText>
        </w:r>
      </w:del>
      <w:ins w:id="27" w:author="AI WorkDeck" w:date="2026-09-30T19:26:29Z">
        <w:r>
          <w:rPr/>
          <w:t>；该通知已于</w:t>
        </w:r>
      </w:ins>
      <w:ins w:id="28" w:author="AI WorkDeck" w:date="2026-09-30T19:26:29Z">
        <w:r>
          <w:rPr/>
          <w:t>2026</w:t>
        </w:r>
      </w:ins>
      <w:ins w:id="29" w:author="AI WorkDeck" w:date="2026-09-30T19:26:29Z">
        <w:r>
          <w:rPr/>
          <w:t>年</w:t>
        </w:r>
      </w:ins>
      <w:ins w:id="30" w:author="AI WorkDeck" w:date="2026-09-30T19:26:29Z">
        <w:r>
          <w:rPr/>
          <w:t>9</w:t>
        </w:r>
      </w:ins>
      <w:ins w:id="31" w:author="AI WorkDeck" w:date="2026-09-30T19:26:29Z">
        <w:r>
          <w:rPr/>
          <w:t>月</w:t>
        </w:r>
      </w:ins>
      <w:ins w:id="32" w:author="AI WorkDeck" w:date="2026-09-30T19:26:29Z">
        <w:r>
          <w:rPr/>
          <w:t>29</w:t>
        </w:r>
      </w:ins>
      <w:ins w:id="33" w:author="AI WorkDeck" w:date="2026-09-30T19:26:29Z">
        <w:r>
          <w:rPr/>
          <w:t>日送达并经澄屿银行签收，</w:t>
        </w:r>
      </w:ins>
      <w:r>
        <w:rPr/>
        <w:t>银行</w:t>
      </w:r>
      <w:ins w:id="34" w:author="AI WorkDeck" w:date="2026-09-30T19:26:29Z">
        <w:r>
          <w:rPr/>
          <w:t>事项</w:t>
        </w:r>
      </w:ins>
      <w:r>
        <w:rPr/>
        <w:t>条件</w:t>
      </w:r>
      <w:del w:id="35" w:author="AI WorkDeck" w:date="2026-09-30T19:26:29Z">
        <w:r>
          <w:rPr/>
          <w:delText>尚未</w:delText>
        </w:r>
      </w:del>
      <w:ins w:id="36" w:author="AI WorkDeck" w:date="2026-09-30T19:26:29Z">
        <w:r>
          <w:rPr/>
          <w:t>已</w:t>
        </w:r>
      </w:ins>
      <w:r>
        <w:rPr/>
        <w:t>满足。</w:t>
      </w:r>
    </w:p>
    <w:p>
      <w:pPr>
        <w:pStyle w:val="Normal"/>
        <w:bidi w:val="0"/>
        <w:jc w:val="start"/>
        <w:rPr/>
      </w:pPr>
      <w:r>
        <w:rPr/>
        <w:t>六、付款与交割。青岚应在交割前付清剩余价款，远汀在收到全部价款后办理股份交付。</w:t>
      </w:r>
    </w:p>
    <w:p>
      <w:pPr>
        <w:pStyle w:val="Normal"/>
        <w:bidi w:val="0"/>
        <w:jc w:val="start"/>
        <w:rPr/>
      </w:pPr>
      <w:r>
        <w:rPr/>
        <w:t>七、结论。</w:t>
      </w:r>
      <w:bookmarkStart w:id="6" w:name="__ai_anchor_8"/>
      <w:bookmarkStart w:id="7" w:name="__ai_anchor_4"/>
      <w:r>
        <w:rPr/>
        <w:t>银行</w:t>
      </w:r>
      <w:del w:id="37" w:author="AI WorkDeck" w:date="2026-09-30T19:26:28Z">
        <w:r>
          <w:rPr/>
          <w:delText>书面同意及价款付清</w:delText>
        </w:r>
      </w:del>
      <w:ins w:id="38" w:author="AI WorkDeck" w:date="2026-09-30T19:26:28Z">
        <w:r>
          <w:rPr/>
          <w:t>通知送达</w:t>
        </w:r>
      </w:ins>
      <w:r>
        <w:rPr/>
        <w:t>条件</w:t>
      </w:r>
      <w:ins w:id="39" w:author="AI WorkDeck" w:date="2026-09-30T19:26:28Z">
        <w:r>
          <w:rPr/>
          <w:t>已</w:t>
        </w:r>
      </w:ins>
      <w:r>
        <w:rPr/>
        <w:t>满足</w:t>
      </w:r>
      <w:ins w:id="40" w:author="AI WorkDeck" w:date="2026-09-30T19:26:28Z">
        <w:bookmarkEnd w:id="6"/>
        <w:r>
          <w:rPr/>
          <w:t>；待青岚付清剩余转让价款</w:t>
        </w:r>
      </w:ins>
      <w:ins w:id="41" w:author="AI WorkDeck" w:date="2026-09-30T19:26:28Z">
        <w:r>
          <w:rPr/>
          <w:t>112</w:t>
        </w:r>
      </w:ins>
      <w:ins w:id="42" w:author="AI WorkDeck" w:date="2026-09-30T19:26:28Z">
        <w:r>
          <w:rPr/>
          <w:t>万元</w:t>
        </w:r>
      </w:ins>
      <w:r>
        <w:rPr/>
        <w:t>后</w:t>
      </w:r>
      <w:bookmarkEnd w:id="7"/>
      <w:r>
        <w:rPr/>
        <w:t>，双方可依约于</w:t>
      </w:r>
      <w:r>
        <w:rPr/>
        <w:t>2026</w:t>
      </w:r>
      <w:r>
        <w:rPr/>
        <w:t>年</w:t>
      </w:r>
      <w:r>
        <w:rPr/>
        <w:t>1</w:t>
      </w:r>
      <w:del w:id="43" w:author="AI WorkDeck" w:date="2026-09-30T19:26:29Z">
        <w:r>
          <w:rPr/>
          <w:delText>0</w:delText>
        </w:r>
      </w:del>
      <w:del w:id="44" w:author="AI WorkDeck" w:date="2026-09-30T19:26:29Z">
        <w:r>
          <w:rPr/>
          <w:delText>月</w:delText>
        </w:r>
      </w:del>
      <w:del w:id="45" w:author="AI WorkDeck" w:date="2026-09-30T19:26:29Z">
        <w:r>
          <w:rPr/>
          <w:delText>15</w:delText>
        </w:r>
      </w:del>
      <w:ins w:id="46" w:author="AI WorkDeck" w:date="2026-09-30T19:26:29Z">
        <w:r>
          <w:rPr/>
          <w:t>1</w:t>
        </w:r>
      </w:ins>
      <w:ins w:id="47" w:author="AI WorkDeck" w:date="2026-09-30T19:26:29Z">
        <w:r>
          <w:rPr/>
          <w:t>月</w:t>
        </w:r>
      </w:ins>
      <w:ins w:id="48" w:author="AI WorkDeck" w:date="2026-09-30T19:26:29Z">
        <w:r>
          <w:rPr/>
          <w:t>6</w:t>
        </w:r>
      </w:ins>
      <w:r>
        <w:rPr/>
        <w:t>日办理交割。</w:t>
      </w:r>
    </w:p>
    <w:sectPr>
      <w:type w:val="nextPage"/>
      <w:pgSz w:w="12240" w:h="15840"/>
      <w:pgMar w:left="1440" w:right="1440" w:gutter="0" w:header="0" w:top="1440" w:footer="0" w:bottom="1440"/>
      <w:paperSrc w:first="0" w:other="0"/>
      <w:pgNumType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SC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SC" w:cs="Noto Sans"/>
      <w:color w:val="auto"/>
      <w:kern w:val="2"/>
      <w:sz w:val="22"/>
      <w:szCs w:val="24"/>
      <w:lang w:val="en-US" w:eastAsia="zh-CN" w:bidi="hi-IN"/>
    </w:rPr>
  </w:style>
  <w:style w:type="character" w:styleId="LineNumber">
    <w:name w:val="Line Number"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paragraph" w:styleId="Style16">
    <w:name w:val="批注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AI WorkDeck 0.51.3</Application>
  <AppVersion>15.0000</AppVersion>
  <Pages>1</Pages>
  <Words>414</Words>
  <Characters>448</Characters>
  <CharactersWithSpaces>448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>Synthetic regression fixture</cp:lastModifiedBy>
  <dcterms:modified xsi:type="dcterms:W3CDTF">2026-09-30T19:27:12Z</dcterms:modified>
  <cp:revision>1</cp:revision>
  <dc:subject/>
  <dc:title/>
</cp:coreProperties>
</file>